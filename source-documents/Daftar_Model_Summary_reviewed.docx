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5F0E8"/>
  <w:body>
    <w:p>
      <w:pPr>
        <w:spacing w:after="60"/>
      </w:pPr>
      <w:r>
        <w:rPr>
          <w:rFonts w:ascii="Georgia" w:cs="Georgia" w:eastAsia="Georgia" w:hAnsi="Georgia"/>
          <w:b/>
          <w:bCs/>
          <w:color w:val="1B2A4A"/>
          <w:sz w:val="44"/>
          <w:szCs w:val="44"/>
        </w:rPr>
        <w:t xml:space="preserve">Daftar Advisory — Revenue Model Summary</w:t>
      </w:r>
    </w:p>
    <w:p>
      <w:pPr>
        <w:spacing w:after="200"/>
      </w:pPr>
      <w:r>
        <w:rPr>
          <w:rFonts w:ascii="Georgia" w:cs="Georgia" w:eastAsia="Georgia" w:hAnsi="Georgia"/>
          <w:i/>
          <w:iCs/>
          <w:color w:val="4A5568"/>
          <w:sz w:val="20"/>
          <w:szCs w:val="20"/>
        </w:rPr>
        <w:t xml:space="preserve">12-month launch model · Base case · figures in USD · decision-grade estimates, not guarantees</w:t>
      </w:r>
    </w:p>
    <w:p>
      <w:pPr>
        <w:spacing w:after="160" w:line="312"/>
        <w:jc w:val="left"/>
      </w:pPr>
      <w:r>
        <w:rPr>
          <w:rFonts w:ascii="Georgia" w:cs="Georgia" w:eastAsia="Georgia" w:hAnsi="Georgia"/>
          <w:b w:val="false"/>
          <w:bCs w:val="false"/>
          <w:i w:val="false"/>
          <w:iCs w:val="false"/>
          <w:color w:val="1A1A2E"/>
          <w:sz w:val="22"/>
          <w:szCs w:val="22"/>
        </w:rPr>
        <w:t xml:space="preserve">The model traces revenue from outreach through a funnel — discovery calls, proposals, then wins — </w:t>
      </w:r>
      <w:commentRangeStart w:id="2"/>
      <w:del w:id="1004" w:author="Perplexity" w:date="2026-05-28T09:24:00Z">
        <w:r>
          <w:rPr>
            <w:rFonts w:ascii="Georgia" w:cs="Georgia" w:eastAsia="Georgia" w:hAnsi="Georgia"/>
            <w:b w:val="false"/>
            <w:bCs w:val="false"/>
            <w:i w:val="false"/>
            <w:iCs w:val="false"/>
            <w:color w:val="1A1A2E"/>
            <w:sz w:val="22"/>
            <w:szCs w:val="22"/>
          </w:rPr>
          <w:delText xml:space="preserve">across the three launch angles</w:delText>
        </w:r>
      </w:del>
      <w:ins w:id="1005" w:author="Perplexity" w:date="2026-05-28T09:24:00Z">
        <w:r>
          <w:rPr>
            <w:rFonts w:ascii="Georgia" w:cs="Georgia" w:eastAsia="Georgia" w:hAnsi="Georgia"/>
            <w:b w:val="false"/>
            <w:bCs w:val="false"/>
            <w:i w:val="false"/>
            <w:iCs w:val="false"/>
            <w:color w:val="1A1A2E"/>
            <w:sz w:val="22"/>
            <w:szCs w:val="22"/>
          </w:rPr>
          <w:t xml:space="preserve">across the three launch angles, prioritized Investor Readiness → SME Finance Advisory → Fractional Finance Desk because Investor Readiness carries the highest single-project fee and the strongest near-term pipeline</w:t>
        </w:r>
      </w:ins>
      <w:commentRangeEnd w:id="2"/>
      <w:r>
        <w:rPr>
          <w:rStyle w:val="CommentReference"/>
        </w:rPr>
        <w:commentReference w:id="2"/>
      </w:r>
      <w:r>
        <w:rPr>
          <w:rFonts w:ascii="Georgia" w:cs="Georgia" w:eastAsia="Georgia" w:hAnsi="Georgia"/>
          <w:b w:val="false"/>
          <w:bCs w:val="false"/>
          <w:i w:val="false"/>
          <w:iCs w:val="false"/>
          <w:color w:val="1A1A2E"/>
          <w:sz w:val="22"/>
          <w:szCs w:val="22"/>
        </w:rPr>
        <w:t xml:space="preserve">. </w:t>
      </w:r>
      <w:commentRangeStart w:id="1"/>
      <w:del w:id="1002" w:author="Perplexity" w:date="2026-05-28T09:24:00Z">
        <w:r>
          <w:rPr>
            <w:rFonts w:ascii="Georgia" w:cs="Georgia" w:eastAsia="Georgia" w:hAnsi="Georgia"/>
            <w:b w:val="false"/>
            <w:bCs w:val="false"/>
            <w:i w:val="false"/>
            <w:iCs w:val="false"/>
            <w:color w:val="1A1A2E"/>
            <w:sz w:val="22"/>
            <w:szCs w:val="22"/>
          </w:rPr>
          <w:delText xml:space="preserve">In the base case it produces roughly $140,600 of gross revenue and $92,300 of net cash before tax in Year 1</w:delText>
        </w:r>
      </w:del>
      <w:ins w:id="1003" w:author="Perplexity" w:date="2026-05-28T09:24:00Z">
        <w:r>
          <w:rPr>
            <w:rFonts w:ascii="Georgia" w:cs="Georgia" w:eastAsia="Georgia" w:hAnsi="Georgia"/>
            <w:b w:val="false"/>
            <w:bCs w:val="false"/>
            <w:i w:val="false"/>
            <w:iCs w:val="false"/>
            <w:color w:val="1A1A2E"/>
            <w:sz w:val="22"/>
            <w:szCs w:val="22"/>
          </w:rPr>
          <w:t xml:space="preserve">In the base case it produces roughly $140,600 of booked revenue and $92,300 of net cash before tax in Year 1 (project fees assumed invoiced at win; actual collection lags by ~3-4 weeks of delivery)</w:t>
        </w:r>
      </w:ins>
      <w:commentRangeEnd w:id="1"/>
      <w:r>
        <w:rPr>
          <w:rStyle w:val="CommentReference"/>
        </w:rPr>
        <w:commentReference w:id="1"/>
      </w:r>
      <w:r>
        <w:rPr>
          <w:rFonts w:ascii="Georgia" w:cs="Georgia" w:eastAsia="Georgia" w:hAnsi="Georgia"/>
          <w:b w:val="false"/>
          <w:bCs w:val="false"/>
          <w:i w:val="false"/>
          <w:iCs w:val="false"/>
          <w:color w:val="1A1A2E"/>
          <w:sz w:val="22"/>
          <w:szCs w:val="22"/>
        </w:rPr>
        <w:t xml:space="preserve">, against </w:t>
      </w:r>
      <w:commentRangeStart w:id="0"/>
      <w:del w:id="1000" w:author="Perplexity" w:date="2026-05-28T09:24:00Z">
        <w:r>
          <w:rPr>
            <w:rFonts w:ascii="Georgia" w:cs="Georgia" w:eastAsia="Georgia" w:hAnsi="Georgia"/>
            <w:b w:val="false"/>
            <w:bCs w:val="false"/>
            <w:i w:val="false"/>
            <w:iCs w:val="false"/>
            <w:color w:val="1A1A2E"/>
            <w:sz w:val="22"/>
            <w:szCs w:val="22"/>
          </w:rPr>
          <w:delText xml:space="preserve">about $48,400 of operating cost</w:delText>
        </w:r>
      </w:del>
      <w:ins w:id="1001" w:author="Perplexity" w:date="2026-05-28T09:24:00Z">
        <w:r>
          <w:rPr>
            <w:rFonts w:ascii="Georgia" w:cs="Georgia" w:eastAsia="Georgia" w:hAnsi="Georgia"/>
            <w:b w:val="false"/>
            <w:bCs w:val="false"/>
            <w:i w:val="false"/>
            <w:iCs w:val="false"/>
            <w:color w:val="1A1A2E"/>
            <w:sz w:val="22"/>
            <w:szCs w:val="22"/>
          </w:rPr>
          <w:t xml:space="preserve">about $48,350 of operating cost</w:t>
        </w:r>
      </w:ins>
      <w:commentRangeEnd w:id="0"/>
      <w:r>
        <w:rPr>
          <w:rStyle w:val="CommentReference"/>
        </w:rPr>
        <w:commentReference w:id="0"/>
      </w:r>
      <w:r>
        <w:rPr>
          <w:rFonts w:ascii="Georgia" w:cs="Georgia" w:eastAsia="Georgia" w:hAnsi="Georgia"/>
          <w:b w:val="false"/>
          <w:bCs w:val="false"/>
          <w:i w:val="false"/>
          <w:iCs w:val="false"/>
          <w:color w:val="1A1A2E"/>
          <w:sz w:val="22"/>
          <w:szCs w:val="22"/>
        </w:rPr>
        <w:t xml:space="preserve">. The cash curve matters more than the total: the first three months net almost nothing, and the business only compounds once retainer revenue from earlier wins begins to stack.</w:t>
      </w:r>
    </w:p>
    <w:p>
      <w:pPr>
        <w:spacing w:after="120" w:before="240"/>
      </w:pPr>
      <w:r>
        <w:rPr>
          <w:rFonts w:ascii="Georgia" w:cs="Georgia" w:eastAsia="Georgia" w:hAnsi="Georgia"/>
          <w:b/>
          <w:bCs/>
          <w:color w:val="C4603A"/>
          <w:sz w:val="28"/>
          <w:szCs w:val="28"/>
        </w:rPr>
        <w:t xml:space="preserve">Scenario range</w:t>
      </w:r>
    </w:p>
    <w:p>
      <w:pPr>
        <w:spacing w:after="120" w:line="312"/>
        <w:jc w:val="left"/>
      </w:pPr>
      <w:r>
        <w:rPr>
          <w:rFonts w:ascii="Georgia" w:cs="Georgia" w:eastAsia="Georgia" w:hAnsi="Georgia"/>
          <w:b w:val="false"/>
          <w:bCs w:val="false"/>
          <w:i w:val="false"/>
          <w:iCs w:val="false"/>
          <w:color w:val="1A1A2E"/>
          <w:sz w:val="22"/>
          <w:szCs w:val="22"/>
        </w:rPr>
        <w:t xml:space="preserve">A scenario selector now drives the whole model from one cell. Conservative and Aggressive scale win rate and fees together; Base reproduces the original numbers exactly.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00"/>
      </w:tblGrid>
      <w:tr>
        <w:tc>
          <w:tcPr>
            <w:tcBorders>
              <w:top w:val="none"/>
              <w:left w:val="none"/>
              <w:bottom w:val="none"/>
              <w:right w:val="none"/>
            </w:tcBorders>
            <w:shd w:fill="1B2A4A" w:val="clear"/>
            <w:tcMar>
              <w:top w:type="dxa" w:w="100"/>
              <w:left w:type="dxa" w:w="140"/>
              <w:bottom w:type="dxa" w:w="100"/>
              <w:right w:type="dxa" w:w="140"/>
            </w:tcMar>
          </w:tcPr>
          <w:p>
            <w:pPr>
              <w:jc w:val="left"/>
            </w:pPr>
            <w:r>
              <w:rPr>
                <w:rFonts w:ascii="Georgia" w:cs="Georgia" w:eastAsia="Georgia" w:hAnsi="Georgia"/>
                <w:b/>
                <w:bCs/>
                <w:color w:val="FFFFFF"/>
                <w:sz w:val="20"/>
                <w:szCs w:val="20"/>
              </w:rPr>
              <w:t xml:space="preserve">Scenario</w:t>
            </w:r>
          </w:p>
        </w:tc>
        <w:tc>
          <w:tcPr>
            <w:tcBorders>
              <w:top w:val="none"/>
              <w:left w:val="none"/>
              <w:bottom w:val="none"/>
              <w:right w:val="none"/>
            </w:tcBorders>
            <w:shd w:fill="1B2A4A" w:val="clear"/>
            <w:tcMar>
              <w:top w:type="dxa" w:w="100"/>
              <w:left w:type="dxa" w:w="140"/>
              <w:bottom w:type="dxa" w:w="100"/>
              <w:right w:type="dxa" w:w="140"/>
            </w:tcMar>
          </w:tcPr>
          <w:p>
            <w:pPr>
              <w:jc w:val="center"/>
            </w:pPr>
            <w:r>
              <w:rPr>
                <w:rFonts w:ascii="Georgia" w:cs="Georgia" w:eastAsia="Georgia" w:hAnsi="Georgia"/>
                <w:b/>
                <w:bCs/>
                <w:color w:val="FFFFFF"/>
                <w:sz w:val="20"/>
                <w:szCs w:val="20"/>
              </w:rPr>
              <w:t xml:space="preserve">Win × / Fee ×</w:t>
            </w:r>
          </w:p>
        </w:tc>
        <w:tc>
          <w:tcPr>
            <w:tcBorders>
              <w:top w:val="none"/>
              <w:left w:val="none"/>
              <w:bottom w:val="none"/>
              <w:right w:val="none"/>
            </w:tcBorders>
            <w:shd w:fill="1B2A4A" w:val="clear"/>
            <w:tcMar>
              <w:top w:type="dxa" w:w="100"/>
              <w:left w:type="dxa" w:w="140"/>
              <w:bottom w:type="dxa" w:w="100"/>
              <w:right w:type="dxa" w:w="140"/>
            </w:tcMar>
          </w:tcPr>
          <w:p>
            <w:pPr>
              <w:jc w:val="right"/>
            </w:pPr>
            <w:r>
              <w:rPr>
                <w:rFonts w:ascii="Georgia" w:cs="Georgia" w:eastAsia="Georgia" w:hAnsi="Georgia"/>
                <w:b/>
                <w:bCs/>
                <w:color w:val="FFFFFF"/>
                <w:sz w:val="20"/>
                <w:szCs w:val="20"/>
              </w:rPr>
              <w:t xml:space="preserve">Gross Y1</w:t>
            </w:r>
          </w:p>
        </w:tc>
        <w:tc>
          <w:tcPr>
            <w:tcBorders>
              <w:top w:val="none"/>
              <w:left w:val="none"/>
              <w:bottom w:val="none"/>
              <w:right w:val="none"/>
            </w:tcBorders>
            <w:shd w:fill="1B2A4A" w:val="clear"/>
            <w:tcMar>
              <w:top w:type="dxa" w:w="100"/>
              <w:left w:type="dxa" w:w="140"/>
              <w:bottom w:type="dxa" w:w="100"/>
              <w:right w:type="dxa" w:w="140"/>
            </w:tcMar>
          </w:tcPr>
          <w:p>
            <w:pPr>
              <w:jc w:val="right"/>
            </w:pPr>
            <w:r>
              <w:rPr>
                <w:rFonts w:ascii="Georgia" w:cs="Georgia" w:eastAsia="Georgia" w:hAnsi="Georgia"/>
                <w:b/>
                <w:bCs/>
                <w:color w:val="FFFFFF"/>
                <w:sz w:val="20"/>
                <w:szCs w:val="20"/>
              </w:rPr>
              <w:t xml:space="preserve">Net cash Y1</w:t>
            </w:r>
          </w:p>
        </w:tc>
      </w:tr>
      <w:tr>
        <w:tc>
          <w:tcPr>
            <w:tcBorders>
              <w:top w:val="none"/>
              <w:left w:val="none"/>
              <w:bottom w:val="single" w:color="D6CFC4" w:sz="4"/>
              <w:right w:val="none"/>
            </w:tcBorders>
            <w:tcMar>
              <w:top w:type="dxa" w:w="90"/>
              <w:left w:type="dxa" w:w="140"/>
              <w:bottom w:type="dxa" w:w="90"/>
              <w:right w:type="dxa" w:w="140"/>
            </w:tcMar>
          </w:tcPr>
          <w:p>
            <w:pPr>
              <w:jc w:val="left"/>
            </w:pPr>
            <w:r>
              <w:rPr>
                <w:rFonts w:ascii="Georgia" w:cs="Georgia" w:eastAsia="Georgia" w:hAnsi="Georgia"/>
                <w:b w:val="false"/>
                <w:bCs w:val="false"/>
                <w:color w:val="1A1A2E"/>
                <w:sz w:val="20"/>
                <w:szCs w:val="20"/>
              </w:rPr>
              <w:t xml:space="preserve">Conservative</w:t>
            </w:r>
          </w:p>
        </w:tc>
        <w:tc>
          <w:tcPr>
            <w:tcBorders>
              <w:top w:val="none"/>
              <w:left w:val="none"/>
              <w:bottom w:val="single" w:color="D6CFC4" w:sz="4"/>
              <w:right w:val="none"/>
            </w:tcBorders>
            <w:tcMar>
              <w:top w:type="dxa" w:w="90"/>
              <w:left w:type="dxa" w:w="140"/>
              <w:bottom w:type="dxa" w:w="90"/>
              <w:right w:type="dxa" w:w="140"/>
            </w:tcMar>
          </w:tcPr>
          <w:p>
            <w:pPr>
              <w:jc w:val="center"/>
            </w:pPr>
            <w:r>
              <w:rPr>
                <w:rFonts w:ascii="Georgia" w:cs="Georgia" w:eastAsia="Georgia" w:hAnsi="Georgia"/>
                <w:b w:val="false"/>
                <w:bCs w:val="false"/>
                <w:color w:val="1A1A2E"/>
                <w:sz w:val="20"/>
                <w:szCs w:val="20"/>
              </w:rPr>
              <w:t xml:space="preserve">0.70 / 0.85</w:t>
            </w:r>
          </w:p>
        </w:tc>
        <w:tc>
          <w:tcPr>
            <w:tcBorders>
              <w:top w:val="none"/>
              <w:left w:val="none"/>
              <w:bottom w:val="single" w:color="D6CFC4" w:sz="4"/>
              <w:right w:val="none"/>
            </w:tcBorders>
            <w:tcMar>
              <w:top w:type="dxa" w:w="90"/>
              <w:left w:type="dxa" w:w="140"/>
              <w:bottom w:type="dxa" w:w="90"/>
              <w:right w:type="dxa" w:w="140"/>
            </w:tcMar>
          </w:tcPr>
          <w:p>
            <w:pPr>
              <w:jc w:val="right"/>
            </w:pPr>
            <w:r>
              <w:rPr>
                <w:rFonts w:ascii="Georgia" w:cs="Georgia" w:eastAsia="Georgia" w:hAnsi="Georgia"/>
                <w:b w:val="false"/>
                <w:bCs w:val="false"/>
                <w:color w:val="1A1A2E"/>
                <w:sz w:val="20"/>
                <w:szCs w:val="20"/>
              </w:rPr>
              <w:t xml:space="preserve">$88,959</w:t>
            </w:r>
          </w:p>
        </w:tc>
        <w:tc>
          <w:tcPr>
            <w:tcBorders>
              <w:top w:val="none"/>
              <w:left w:val="none"/>
              <w:bottom w:val="single" w:color="D6CFC4" w:sz="4"/>
              <w:right w:val="none"/>
            </w:tcBorders>
            <w:tcMar>
              <w:top w:type="dxa" w:w="90"/>
              <w:left w:type="dxa" w:w="140"/>
              <w:bottom w:type="dxa" w:w="90"/>
              <w:right w:type="dxa" w:w="140"/>
            </w:tcMar>
          </w:tcPr>
          <w:p>
            <w:pPr>
              <w:jc w:val="right"/>
            </w:pPr>
            <w:r>
              <w:rPr>
                <w:rFonts w:ascii="Georgia" w:cs="Georgia" w:eastAsia="Georgia" w:hAnsi="Georgia"/>
                <w:b w:val="false"/>
                <w:bCs w:val="false"/>
                <w:color w:val="1A1A2E"/>
                <w:sz w:val="20"/>
                <w:szCs w:val="20"/>
              </w:rPr>
              <w:t xml:space="preserve">$40,609</w:t>
            </w:r>
          </w:p>
        </w:tc>
      </w:tr>
      <w:tr>
        <w:tc>
          <w:tcPr>
            <w:tcBorders>
              <w:top w:val="none"/>
              <w:left w:val="none"/>
              <w:bottom w:val="single" w:color="D6CFC4" w:sz="4"/>
              <w:right w:val="none"/>
            </w:tcBorders>
            <w:shd w:fill="EDE8DF" w:val="clear"/>
            <w:tcMar>
              <w:top w:type="dxa" w:w="90"/>
              <w:left w:type="dxa" w:w="140"/>
              <w:bottom w:type="dxa" w:w="90"/>
              <w:right w:type="dxa" w:w="140"/>
            </w:tcMar>
          </w:tcPr>
          <w:p>
            <w:pPr>
              <w:jc w:val="left"/>
            </w:pPr>
            <w:r>
              <w:rPr>
                <w:rFonts w:ascii="Georgia" w:cs="Georgia" w:eastAsia="Georgia" w:hAnsi="Georgia"/>
                <w:b/>
                <w:bCs/>
                <w:color w:val="1A1A2E"/>
                <w:sz w:val="20"/>
                <w:szCs w:val="20"/>
              </w:rPr>
              <w:t xml:space="preserve">Base</w:t>
            </w:r>
          </w:p>
        </w:tc>
        <w:tc>
          <w:tcPr>
            <w:tcBorders>
              <w:top w:val="none"/>
              <w:left w:val="none"/>
              <w:bottom w:val="single" w:color="D6CFC4" w:sz="4"/>
              <w:right w:val="none"/>
            </w:tcBorders>
            <w:shd w:fill="EDE8DF" w:val="clear"/>
            <w:tcMar>
              <w:top w:type="dxa" w:w="90"/>
              <w:left w:type="dxa" w:w="140"/>
              <w:bottom w:type="dxa" w:w="90"/>
              <w:right w:type="dxa" w:w="140"/>
            </w:tcMar>
          </w:tcPr>
          <w:p>
            <w:pPr>
              <w:jc w:val="center"/>
            </w:pPr>
            <w:r>
              <w:rPr>
                <w:rFonts w:ascii="Georgia" w:cs="Georgia" w:eastAsia="Georgia" w:hAnsi="Georgia"/>
                <w:b w:val="false"/>
                <w:bCs w:val="false"/>
                <w:color w:val="1A1A2E"/>
                <w:sz w:val="20"/>
                <w:szCs w:val="20"/>
              </w:rPr>
              <w:t xml:space="preserve">1.00 / 1.00</w:t>
            </w:r>
          </w:p>
        </w:tc>
        <w:tc>
          <w:tcPr>
            <w:tcBorders>
              <w:top w:val="none"/>
              <w:left w:val="none"/>
              <w:bottom w:val="single" w:color="D6CFC4" w:sz="4"/>
              <w:right w:val="none"/>
            </w:tcBorders>
            <w:shd w:fill="EDE8DF" w:val="clear"/>
            <w:tcMar>
              <w:top w:type="dxa" w:w="90"/>
              <w:left w:type="dxa" w:w="140"/>
              <w:bottom w:type="dxa" w:w="90"/>
              <w:right w:type="dxa" w:w="140"/>
            </w:tcMar>
          </w:tcPr>
          <w:p>
            <w:pPr>
              <w:jc w:val="right"/>
            </w:pPr>
            <w:r>
              <w:rPr>
                <w:rFonts w:ascii="Georgia" w:cs="Georgia" w:eastAsia="Georgia" w:hAnsi="Georgia"/>
                <w:b/>
                <w:bCs/>
                <w:color w:val="1A1A2E"/>
                <w:sz w:val="20"/>
                <w:szCs w:val="20"/>
              </w:rPr>
              <w:t xml:space="preserve">$140,642</w:t>
            </w:r>
          </w:p>
        </w:tc>
        <w:tc>
          <w:tcPr>
            <w:tcBorders>
              <w:top w:val="none"/>
              <w:left w:val="none"/>
              <w:bottom w:val="single" w:color="D6CFC4" w:sz="4"/>
              <w:right w:val="none"/>
            </w:tcBorders>
            <w:shd w:fill="EDE8DF" w:val="clear"/>
            <w:tcMar>
              <w:top w:type="dxa" w:w="90"/>
              <w:left w:type="dxa" w:w="140"/>
              <w:bottom w:type="dxa" w:w="90"/>
              <w:right w:type="dxa" w:w="140"/>
            </w:tcMar>
          </w:tcPr>
          <w:p>
            <w:pPr>
              <w:jc w:val="right"/>
            </w:pPr>
            <w:r>
              <w:rPr>
                <w:rFonts w:ascii="Georgia" w:cs="Georgia" w:eastAsia="Georgia" w:hAnsi="Georgia"/>
                <w:b/>
                <w:bCs/>
                <w:color w:val="1A1A2E"/>
                <w:sz w:val="20"/>
                <w:szCs w:val="20"/>
              </w:rPr>
              <w:t xml:space="preserve">$92,292</w:t>
            </w:r>
          </w:p>
        </w:tc>
      </w:tr>
      <w:tr>
        <w:tc>
          <w:tcPr>
            <w:tcBorders>
              <w:top w:val="none"/>
              <w:left w:val="none"/>
              <w:bottom w:val="single" w:color="D6CFC4" w:sz="4"/>
              <w:right w:val="none"/>
            </w:tcBorders>
            <w:tcMar>
              <w:top w:type="dxa" w:w="90"/>
              <w:left w:type="dxa" w:w="140"/>
              <w:bottom w:type="dxa" w:w="90"/>
              <w:right w:type="dxa" w:w="140"/>
            </w:tcMar>
          </w:tcPr>
          <w:p>
            <w:pPr>
              <w:jc w:val="left"/>
            </w:pPr>
            <w:r>
              <w:rPr>
                <w:rFonts w:ascii="Georgia" w:cs="Georgia" w:eastAsia="Georgia" w:hAnsi="Georgia"/>
                <w:b w:val="false"/>
                <w:bCs w:val="false"/>
                <w:color w:val="1A1A2E"/>
                <w:sz w:val="20"/>
                <w:szCs w:val="20"/>
              </w:rPr>
              <w:t xml:space="preserve">Aggressive</w:t>
            </w:r>
          </w:p>
        </w:tc>
        <w:tc>
          <w:tcPr>
            <w:tcBorders>
              <w:top w:val="none"/>
              <w:left w:val="none"/>
              <w:bottom w:val="single" w:color="D6CFC4" w:sz="4"/>
              <w:right w:val="none"/>
            </w:tcBorders>
            <w:tcMar>
              <w:top w:type="dxa" w:w="90"/>
              <w:left w:type="dxa" w:w="140"/>
              <w:bottom w:type="dxa" w:w="90"/>
              <w:right w:type="dxa" w:w="140"/>
            </w:tcMar>
          </w:tcPr>
          <w:p>
            <w:pPr>
              <w:jc w:val="center"/>
            </w:pPr>
            <w:r>
              <w:rPr>
                <w:rFonts w:ascii="Georgia" w:cs="Georgia" w:eastAsia="Georgia" w:hAnsi="Georgia"/>
                <w:b w:val="false"/>
                <w:bCs w:val="false"/>
                <w:color w:val="1A1A2E"/>
                <w:sz w:val="20"/>
                <w:szCs w:val="20"/>
              </w:rPr>
              <w:t xml:space="preserve">1.30 / 1.15</w:t>
            </w:r>
          </w:p>
        </w:tc>
        <w:tc>
          <w:tcPr>
            <w:tcBorders>
              <w:top w:val="none"/>
              <w:left w:val="none"/>
              <w:bottom w:val="single" w:color="D6CFC4" w:sz="4"/>
              <w:right w:val="none"/>
            </w:tcBorders>
            <w:tcMar>
              <w:top w:type="dxa" w:w="90"/>
              <w:left w:type="dxa" w:w="140"/>
              <w:bottom w:type="dxa" w:w="90"/>
              <w:right w:type="dxa" w:w="140"/>
            </w:tcMar>
          </w:tcPr>
          <w:p>
            <w:pPr>
              <w:jc w:val="right"/>
            </w:pPr>
            <w:r>
              <w:rPr>
                <w:rFonts w:ascii="Georgia" w:cs="Georgia" w:eastAsia="Georgia" w:hAnsi="Georgia"/>
                <w:b w:val="false"/>
                <w:bCs w:val="false"/>
                <w:color w:val="1A1A2E"/>
                <w:sz w:val="20"/>
                <w:szCs w:val="20"/>
              </w:rPr>
              <w:t xml:space="preserve">$200,460</w:t>
            </w:r>
          </w:p>
        </w:tc>
        <w:tc>
          <w:tcPr>
            <w:tcBorders>
              <w:top w:val="none"/>
              <w:left w:val="none"/>
              <w:bottom w:val="single" w:color="D6CFC4" w:sz="4"/>
              <w:right w:val="none"/>
            </w:tcBorders>
            <w:tcMar>
              <w:top w:type="dxa" w:w="90"/>
              <w:left w:type="dxa" w:w="140"/>
              <w:bottom w:type="dxa" w:w="90"/>
              <w:right w:type="dxa" w:w="140"/>
            </w:tcMar>
          </w:tcPr>
          <w:p>
            <w:pPr>
              <w:jc w:val="right"/>
            </w:pPr>
            <w:r>
              <w:rPr>
                <w:rFonts w:ascii="Georgia" w:cs="Georgia" w:eastAsia="Georgia" w:hAnsi="Georgia"/>
                <w:b w:val="false"/>
                <w:bCs w:val="false"/>
                <w:color w:val="1A1A2E"/>
                <w:sz w:val="20"/>
                <w:szCs w:val="20"/>
              </w:rPr>
              <w:t xml:space="preserve">$152,110</w:t>
            </w:r>
          </w:p>
        </w:tc>
      </w:tr>
    </w:tbl>
    <w:p>
      <w:pPr>
        <w:spacing w:after="120" w:before="240"/>
      </w:pPr>
      <w:r>
        <w:rPr>
          <w:rFonts w:ascii="Georgia" w:cs="Georgia" w:eastAsia="Georgia" w:hAnsi="Georgia"/>
          <w:b/>
          <w:bCs/>
          <w:color w:val="C4603A"/>
          <w:sz w:val="28"/>
          <w:szCs w:val="28"/>
        </w:rPr>
        <w:t xml:space="preserve">What actually moves the number</w:t>
      </w:r>
    </w:p>
    <w:p>
      <w:pPr>
        <w:spacing w:after="120" w:line="312"/>
        <w:jc w:val="left"/>
      </w:pPr>
      <w:r>
        <w:rPr>
          <w:rFonts w:ascii="Georgia" w:cs="Georgia" w:eastAsia="Georgia" w:hAnsi="Georgia"/>
          <w:b w:val="false"/>
          <w:bCs w:val="false"/>
          <w:i w:val="false"/>
          <w:iCs w:val="false"/>
          <w:color w:val="1A1A2E"/>
          <w:sz w:val="22"/>
          <w:szCs w:val="22"/>
        </w:rPr>
        <w:t xml:space="preserve">Single-variable pressure tests, holding everything else at base, reveal where the model is fragile. </w:t>
      </w:r>
      <w:commentRangeStart w:id="4"/>
      <w:del w:id="1008" w:author="Perplexity" w:date="2026-05-28T09:24:00Z">
        <w:r>
          <w:rPr>
            <w:rFonts w:ascii="Georgia" w:cs="Georgia" w:eastAsia="Georgia" w:hAnsi="Georgia"/>
            <w:b w:val="false"/>
            <w:bCs w:val="false"/>
            <w:i w:val="false"/>
            <w:iCs w:val="false"/>
            <w:color w:val="1A1A2E"/>
            <w:sz w:val="22"/>
            <w:szCs w:val="22"/>
          </w:rPr>
          <w:delText xml:space="preserve">Pipeline volume and conversion dominate; pricing matters far less than activity.</w:delText>
        </w:r>
      </w:del>
      <w:ins w:id="1009" w:author="Perplexity" w:date="2026-05-28T09:24:00Z">
        <w:r>
          <w:rPr>
            <w:rFonts w:ascii="Georgia" w:cs="Georgia" w:eastAsia="Georgia" w:hAnsi="Georgia"/>
            <w:b w:val="false"/>
            <w:bCs w:val="false"/>
            <w:i w:val="false"/>
            <w:iCs w:val="false"/>
            <w:color w:val="1A1A2E"/>
            <w:sz w:val="22"/>
            <w:szCs w:val="22"/>
          </w:rPr>
          <w:t xml:space="preserve">Pipeline volume and conversion dominate; within the tested ±28% fee range, pricing matters far less than activity (a steeper price cut would change this).</w:t>
        </w:r>
      </w:ins>
      <w:commentRangeEnd w:id="4"/>
      <w:r>
        <w:rPr>
          <w:rStyle w:val="CommentReference"/>
        </w:rPr>
        <w:commentReference w:id="4"/>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200"/>
        <w:gridCol w:w="2400"/>
        <w:gridCol w:w="2400"/>
      </w:tblGrid>
      <w:tr>
        <w:tc>
          <w:tcPr>
            <w:tcBorders>
              <w:top w:val="none"/>
              <w:left w:val="none"/>
              <w:bottom w:val="none"/>
              <w:right w:val="none"/>
            </w:tcBorders>
            <w:shd w:fill="1B2A4A" w:val="clear"/>
            <w:tcMar>
              <w:top w:type="dxa" w:w="100"/>
              <w:left w:type="dxa" w:w="140"/>
              <w:bottom w:type="dxa" w:w="100"/>
              <w:right w:type="dxa" w:w="140"/>
            </w:tcMar>
          </w:tcPr>
          <w:p>
            <w:pPr>
              <w:jc w:val="left"/>
            </w:pPr>
            <w:r>
              <w:rPr>
                <w:rFonts w:ascii="Georgia" w:cs="Georgia" w:eastAsia="Georgia" w:hAnsi="Georgia"/>
                <w:b/>
                <w:bCs/>
                <w:color w:val="FFFFFF"/>
                <w:sz w:val="20"/>
                <w:szCs w:val="20"/>
              </w:rPr>
              <w:t xml:space="preserve">Assumption change (single variable)</w:t>
            </w:r>
          </w:p>
        </w:tc>
        <w:tc>
          <w:tcPr>
            <w:tcBorders>
              <w:top w:val="none"/>
              <w:left w:val="none"/>
              <w:bottom w:val="none"/>
              <w:right w:val="none"/>
            </w:tcBorders>
            <w:shd w:fill="1B2A4A" w:val="clear"/>
            <w:tcMar>
              <w:top w:type="dxa" w:w="100"/>
              <w:left w:type="dxa" w:w="140"/>
              <w:bottom w:type="dxa" w:w="100"/>
              <w:right w:type="dxa" w:w="140"/>
            </w:tcMar>
          </w:tcPr>
          <w:p>
            <w:pPr>
              <w:jc w:val="right"/>
            </w:pPr>
            <w:r>
              <w:rPr>
                <w:rFonts w:ascii="Georgia" w:cs="Georgia" w:eastAsia="Georgia" w:hAnsi="Georgia"/>
                <w:b/>
                <w:bCs/>
                <w:color w:val="FFFFFF"/>
                <w:sz w:val="20"/>
                <w:szCs w:val="20"/>
              </w:rPr>
              <w:t xml:space="preserve">Gross Y1</w:t>
            </w:r>
          </w:p>
        </w:tc>
        <w:tc>
          <w:tcPr>
            <w:tcBorders>
              <w:top w:val="none"/>
              <w:left w:val="none"/>
              <w:bottom w:val="none"/>
              <w:right w:val="none"/>
            </w:tcBorders>
            <w:shd w:fill="1B2A4A" w:val="clear"/>
            <w:tcMar>
              <w:top w:type="dxa" w:w="100"/>
              <w:left w:type="dxa" w:w="140"/>
              <w:bottom w:type="dxa" w:w="100"/>
              <w:right w:type="dxa" w:w="140"/>
            </w:tcMar>
          </w:tcPr>
          <w:p>
            <w:pPr>
              <w:jc w:val="right"/>
            </w:pPr>
            <w:r>
              <w:rPr>
                <w:rFonts w:ascii="Georgia" w:cs="Georgia" w:eastAsia="Georgia" w:hAnsi="Georgia"/>
                <w:b/>
                <w:bCs/>
                <w:color w:val="FFFFFF"/>
                <w:sz w:val="20"/>
                <w:szCs w:val="20"/>
              </w:rPr>
              <w:t xml:space="preserve">vs Base</w:t>
            </w:r>
          </w:p>
        </w:tc>
      </w:tr>
      <w:tr>
        <w:tc>
          <w:tcPr>
            <w:tcBorders>
              <w:top w:val="none"/>
              <w:left w:val="none"/>
              <w:bottom w:val="single" w:color="D6CFC4" w:sz="4"/>
              <w:right w:val="none"/>
            </w:tcBorders>
            <w:tcMar>
              <w:top w:type="dxa" w:w="90"/>
              <w:left w:type="dxa" w:w="140"/>
              <w:bottom w:type="dxa" w:w="90"/>
              <w:right w:type="dxa" w:w="140"/>
            </w:tcMar>
          </w:tcPr>
          <w:p>
            <w:pPr>
              <w:jc w:val="left"/>
            </w:pPr>
            <w:r>
              <w:rPr>
                <w:rFonts w:ascii="Georgia" w:cs="Georgia" w:eastAsia="Georgia" w:hAnsi="Georgia"/>
                <w:b w:val="false"/>
                <w:bCs w:val="false"/>
                <w:color w:val="1A1A2E"/>
                <w:sz w:val="20"/>
                <w:szCs w:val="20"/>
              </w:rPr>
              <w:t xml:space="preserve">Outreach stays flat at 15/mo (no ramp)</w:t>
            </w:r>
          </w:p>
        </w:tc>
        <w:tc>
          <w:tcPr>
            <w:tcBorders>
              <w:top w:val="none"/>
              <w:left w:val="none"/>
              <w:bottom w:val="single" w:color="D6CFC4" w:sz="4"/>
              <w:right w:val="none"/>
            </w:tcBorders>
            <w:tcMar>
              <w:top w:type="dxa" w:w="90"/>
              <w:left w:type="dxa" w:w="140"/>
              <w:bottom w:type="dxa" w:w="90"/>
              <w:right w:type="dxa" w:w="140"/>
            </w:tcMar>
          </w:tcPr>
          <w:p>
            <w:pPr>
              <w:jc w:val="right"/>
            </w:pPr>
            <w:r>
              <w:rPr>
                <w:rFonts w:ascii="Georgia" w:cs="Georgia" w:eastAsia="Georgia" w:hAnsi="Georgia"/>
                <w:b w:val="false"/>
                <w:bCs w:val="false"/>
                <w:color w:val="1A1A2E"/>
                <w:sz w:val="20"/>
                <w:szCs w:val="20"/>
              </w:rPr>
              <w:t xml:space="preserve">$83,007</w:t>
            </w:r>
          </w:p>
        </w:tc>
        <w:tc>
          <w:tcPr>
            <w:tcBorders>
              <w:top w:val="none"/>
              <w:left w:val="none"/>
              <w:bottom w:val="single" w:color="D6CFC4" w:sz="4"/>
              <w:right w:val="none"/>
            </w:tcBorders>
            <w:tcMar>
              <w:top w:type="dxa" w:w="90"/>
              <w:left w:type="dxa" w:w="140"/>
              <w:bottom w:type="dxa" w:w="90"/>
              <w:right w:type="dxa" w:w="140"/>
            </w:tcMar>
          </w:tcPr>
          <w:p>
            <w:pPr>
              <w:jc w:val="right"/>
            </w:pPr>
            <w:r>
              <w:rPr>
                <w:rFonts w:ascii="Georgia" w:cs="Georgia" w:eastAsia="Georgia" w:hAnsi="Georgia"/>
                <w:b/>
                <w:bCs/>
                <w:color w:val="C4603A"/>
                <w:sz w:val="20"/>
                <w:szCs w:val="20"/>
              </w:rPr>
              <w:t xml:space="preserve">−41%</w:t>
            </w:r>
          </w:p>
        </w:tc>
      </w:tr>
      <w:tr>
        <w:tc>
          <w:tcPr>
            <w:tcBorders>
              <w:top w:val="none"/>
              <w:left w:val="none"/>
              <w:bottom w:val="single" w:color="D6CFC4" w:sz="4"/>
              <w:right w:val="none"/>
            </w:tcBorders>
            <w:shd w:fill="FAF8F4" w:val="clear"/>
            <w:tcMar>
              <w:top w:type="dxa" w:w="90"/>
              <w:left w:type="dxa" w:w="140"/>
              <w:bottom w:type="dxa" w:w="90"/>
              <w:right w:type="dxa" w:w="140"/>
            </w:tcMar>
          </w:tcPr>
          <w:p>
            <w:pPr>
              <w:jc w:val="left"/>
            </w:pPr>
            <w:r>
              <w:rPr>
                <w:rFonts w:ascii="Georgia" w:cs="Georgia" w:eastAsia="Georgia" w:hAnsi="Georgia"/>
                <w:b w:val="false"/>
                <w:bCs w:val="false"/>
                <w:color w:val="1A1A2E"/>
                <w:sz w:val="20"/>
                <w:szCs w:val="20"/>
              </w:rPr>
              <w:t xml:space="preserve">Discovery-call rate 20% → 12%</w:t>
            </w:r>
          </w:p>
        </w:tc>
        <w:tc>
          <w:tcPr>
            <w:tcBorders>
              <w:top w:val="none"/>
              <w:left w:val="none"/>
              <w:bottom w:val="single" w:color="D6CFC4" w:sz="4"/>
              <w:right w:val="none"/>
            </w:tcBorders>
            <w:shd w:fill="FAF8F4" w:val="clear"/>
            <w:tcMar>
              <w:top w:type="dxa" w:w="90"/>
              <w:left w:type="dxa" w:w="140"/>
              <w:bottom w:type="dxa" w:w="90"/>
              <w:right w:type="dxa" w:w="140"/>
            </w:tcMar>
          </w:tcPr>
          <w:p>
            <w:pPr>
              <w:jc w:val="right"/>
            </w:pPr>
            <w:r>
              <w:rPr>
                <w:rFonts w:ascii="Georgia" w:cs="Georgia" w:eastAsia="Georgia" w:hAnsi="Georgia"/>
                <w:b w:val="false"/>
                <w:bCs w:val="false"/>
                <w:color w:val="1A1A2E"/>
                <w:sz w:val="20"/>
                <w:szCs w:val="20"/>
              </w:rPr>
              <w:t xml:space="preserve">$86,216</w:t>
            </w:r>
          </w:p>
        </w:tc>
        <w:tc>
          <w:tcPr>
            <w:tcBorders>
              <w:top w:val="none"/>
              <w:left w:val="none"/>
              <w:bottom w:val="single" w:color="D6CFC4" w:sz="4"/>
              <w:right w:val="none"/>
            </w:tcBorders>
            <w:shd w:fill="FAF8F4" w:val="clear"/>
            <w:tcMar>
              <w:top w:type="dxa" w:w="90"/>
              <w:left w:type="dxa" w:w="140"/>
              <w:bottom w:type="dxa" w:w="90"/>
              <w:right w:type="dxa" w:w="140"/>
            </w:tcMar>
          </w:tcPr>
          <w:p>
            <w:pPr>
              <w:jc w:val="right"/>
            </w:pPr>
            <w:r>
              <w:rPr>
                <w:rFonts w:ascii="Georgia" w:cs="Georgia" w:eastAsia="Georgia" w:hAnsi="Georgia"/>
                <w:b/>
                <w:bCs/>
                <w:color w:val="C4603A"/>
                <w:sz w:val="20"/>
                <w:szCs w:val="20"/>
              </w:rPr>
              <w:t xml:space="preserve">−39%</w:t>
            </w:r>
          </w:p>
        </w:tc>
      </w:tr>
      <w:tr>
        <w:tc>
          <w:tcPr>
            <w:tcBorders>
              <w:top w:val="none"/>
              <w:left w:val="none"/>
              <w:bottom w:val="single" w:color="D6CFC4" w:sz="4"/>
              <w:right w:val="none"/>
            </w:tcBorders>
            <w:tcMar>
              <w:top w:type="dxa" w:w="90"/>
              <w:left w:type="dxa" w:w="140"/>
              <w:bottom w:type="dxa" w:w="90"/>
              <w:right w:type="dxa" w:w="140"/>
            </w:tcMar>
          </w:tcPr>
          <w:p>
            <w:pPr>
              <w:jc w:val="left"/>
            </w:pPr>
            <w:commentRangeStart w:id="3"/>
            <w:del w:id="1006" w:author="Perplexity" w:date="2026-05-28T09:24:00Z">
              <w:r>
                <w:rPr>
                  <w:rFonts w:ascii="Georgia" w:cs="Georgia" w:eastAsia="Georgia" w:hAnsi="Georgia"/>
                  <w:b w:val="false"/>
                  <w:bCs w:val="false"/>
                  <w:color w:val="1A1A2E"/>
                  <w:sz w:val="20"/>
                  <w:szCs w:val="20"/>
                </w:rPr>
                <w:delText xml:space="preserve">No retainer upsell at all</w:delText>
              </w:r>
            </w:del>
            <w:ins w:id="1007" w:author="Perplexity" w:date="2026-05-28T09:24:00Z">
              <w:r>
                <w:rPr>
                  <w:rFonts w:ascii="Georgia" w:cs="Georgia" w:eastAsia="Georgia" w:hAnsi="Georgia"/>
                  <w:b w:val="false"/>
                  <w:bCs w:val="false"/>
                  <w:color w:val="1A1A2E"/>
                  <w:sz w:val="20"/>
                  <w:szCs w:val="20"/>
                </w:rPr>
                <w:t xml:space="preserve">No retainer revenue at all (zero project upsell AND no direct Finance Desk product)</w:t>
              </w:r>
            </w:ins>
            <w:commentRangeEnd w:id="3"/>
            <w:r>
              <w:rPr>
                <w:rStyle w:val="CommentReference"/>
              </w:rPr>
              <w:commentReference w:id="3"/>
            </w:r>
          </w:p>
        </w:tc>
        <w:tc>
          <w:tcPr>
            <w:tcBorders>
              <w:top w:val="none"/>
              <w:left w:val="none"/>
              <w:bottom w:val="single" w:color="D6CFC4" w:sz="4"/>
              <w:right w:val="none"/>
            </w:tcBorders>
            <w:tcMar>
              <w:top w:type="dxa" w:w="90"/>
              <w:left w:type="dxa" w:w="140"/>
              <w:bottom w:type="dxa" w:w="90"/>
              <w:right w:type="dxa" w:w="140"/>
            </w:tcMar>
          </w:tcPr>
          <w:p>
            <w:pPr>
              <w:jc w:val="right"/>
            </w:pPr>
            <w:r>
              <w:rPr>
                <w:rFonts w:ascii="Georgia" w:cs="Georgia" w:eastAsia="Georgia" w:hAnsi="Georgia"/>
                <w:b w:val="false"/>
                <w:bCs w:val="false"/>
                <w:color w:val="1A1A2E"/>
                <w:sz w:val="20"/>
                <w:szCs w:val="20"/>
              </w:rPr>
              <w:t xml:space="preserve">$90,385</w:t>
            </w:r>
          </w:p>
        </w:tc>
        <w:tc>
          <w:tcPr>
            <w:tcBorders>
              <w:top w:val="none"/>
              <w:left w:val="none"/>
              <w:bottom w:val="single" w:color="D6CFC4" w:sz="4"/>
              <w:right w:val="none"/>
            </w:tcBorders>
            <w:tcMar>
              <w:top w:type="dxa" w:w="90"/>
              <w:left w:type="dxa" w:w="140"/>
              <w:bottom w:type="dxa" w:w="90"/>
              <w:right w:type="dxa" w:w="140"/>
            </w:tcMar>
          </w:tcPr>
          <w:p>
            <w:pPr>
              <w:jc w:val="right"/>
            </w:pPr>
            <w:r>
              <w:rPr>
                <w:rFonts w:ascii="Georgia" w:cs="Georgia" w:eastAsia="Georgia" w:hAnsi="Georgia"/>
                <w:b/>
                <w:bCs/>
                <w:color w:val="C4603A"/>
                <w:sz w:val="20"/>
                <w:szCs w:val="20"/>
              </w:rPr>
              <w:t xml:space="preserve">−36%</w:t>
            </w:r>
          </w:p>
        </w:tc>
      </w:tr>
      <w:tr>
        <w:tc>
          <w:tcPr>
            <w:tcBorders>
              <w:top w:val="none"/>
              <w:left w:val="none"/>
              <w:bottom w:val="single" w:color="D6CFC4" w:sz="4"/>
              <w:right w:val="none"/>
            </w:tcBorders>
            <w:shd w:fill="FAF8F4" w:val="clear"/>
            <w:tcMar>
              <w:top w:type="dxa" w:w="90"/>
              <w:left w:type="dxa" w:w="140"/>
              <w:bottom w:type="dxa" w:w="90"/>
              <w:right w:type="dxa" w:w="140"/>
            </w:tcMar>
          </w:tcPr>
          <w:p>
            <w:pPr>
              <w:jc w:val="left"/>
            </w:pPr>
            <w:r>
              <w:rPr>
                <w:rFonts w:ascii="Georgia" w:cs="Georgia" w:eastAsia="Georgia" w:hAnsi="Georgia"/>
                <w:b w:val="false"/>
                <w:bCs w:val="false"/>
                <w:color w:val="1A1A2E"/>
                <w:sz w:val="20"/>
                <w:szCs w:val="20"/>
              </w:rPr>
              <w:t xml:space="preserve">Proposal rate 45% → 30%</w:t>
            </w:r>
          </w:p>
        </w:tc>
        <w:tc>
          <w:tcPr>
            <w:tcBorders>
              <w:top w:val="none"/>
              <w:left w:val="none"/>
              <w:bottom w:val="single" w:color="D6CFC4" w:sz="4"/>
              <w:right w:val="none"/>
            </w:tcBorders>
            <w:shd w:fill="FAF8F4" w:val="clear"/>
            <w:tcMar>
              <w:top w:type="dxa" w:w="90"/>
              <w:left w:type="dxa" w:w="140"/>
              <w:bottom w:type="dxa" w:w="90"/>
              <w:right w:type="dxa" w:w="140"/>
            </w:tcMar>
          </w:tcPr>
          <w:p>
            <w:pPr>
              <w:jc w:val="right"/>
            </w:pPr>
            <w:r>
              <w:rPr>
                <w:rFonts w:ascii="Georgia" w:cs="Georgia" w:eastAsia="Georgia" w:hAnsi="Georgia"/>
                <w:b w:val="false"/>
                <w:bCs w:val="false"/>
                <w:color w:val="1A1A2E"/>
                <w:sz w:val="20"/>
                <w:szCs w:val="20"/>
              </w:rPr>
              <w:t xml:space="preserve">$93,762</w:t>
            </w:r>
          </w:p>
        </w:tc>
        <w:tc>
          <w:tcPr>
            <w:tcBorders>
              <w:top w:val="none"/>
              <w:left w:val="none"/>
              <w:bottom w:val="single" w:color="D6CFC4" w:sz="4"/>
              <w:right w:val="none"/>
            </w:tcBorders>
            <w:shd w:fill="FAF8F4" w:val="clear"/>
            <w:tcMar>
              <w:top w:type="dxa" w:w="90"/>
              <w:left w:type="dxa" w:w="140"/>
              <w:bottom w:type="dxa" w:w="90"/>
              <w:right w:type="dxa" w:w="140"/>
            </w:tcMar>
          </w:tcPr>
          <w:p>
            <w:pPr>
              <w:jc w:val="right"/>
            </w:pPr>
            <w:r>
              <w:rPr>
                <w:rFonts w:ascii="Georgia" w:cs="Georgia" w:eastAsia="Georgia" w:hAnsi="Georgia"/>
                <w:b/>
                <w:bCs/>
                <w:color w:val="C4603A"/>
                <w:sz w:val="20"/>
                <w:szCs w:val="20"/>
              </w:rPr>
              <w:t xml:space="preserve">−33%</w:t>
            </w:r>
          </w:p>
        </w:tc>
      </w:tr>
      <w:tr>
        <w:tc>
          <w:tcPr>
            <w:tcBorders>
              <w:top w:val="none"/>
              <w:left w:val="none"/>
              <w:bottom w:val="single" w:color="D6CFC4" w:sz="4"/>
              <w:right w:val="none"/>
            </w:tcBorders>
            <w:tcMar>
              <w:top w:type="dxa" w:w="90"/>
              <w:left w:type="dxa" w:w="140"/>
              <w:bottom w:type="dxa" w:w="90"/>
              <w:right w:type="dxa" w:w="140"/>
            </w:tcMar>
          </w:tcPr>
          <w:p>
            <w:pPr>
              <w:jc w:val="left"/>
            </w:pPr>
            <w:r>
              <w:rPr>
                <w:rFonts w:ascii="Georgia" w:cs="Georgia" w:eastAsia="Georgia" w:hAnsi="Georgia"/>
                <w:b w:val="false"/>
                <w:bCs w:val="false"/>
                <w:color w:val="1A1A2E"/>
                <w:sz w:val="20"/>
                <w:szCs w:val="20"/>
              </w:rPr>
              <w:t xml:space="preserve">Win rate −10 pts across the year</w:t>
            </w:r>
          </w:p>
        </w:tc>
        <w:tc>
          <w:tcPr>
            <w:tcBorders>
              <w:top w:val="none"/>
              <w:left w:val="none"/>
              <w:bottom w:val="single" w:color="D6CFC4" w:sz="4"/>
              <w:right w:val="none"/>
            </w:tcBorders>
            <w:tcMar>
              <w:top w:type="dxa" w:w="90"/>
              <w:left w:type="dxa" w:w="140"/>
              <w:bottom w:type="dxa" w:w="90"/>
              <w:right w:type="dxa" w:w="140"/>
            </w:tcMar>
          </w:tcPr>
          <w:p>
            <w:pPr>
              <w:jc w:val="right"/>
            </w:pPr>
            <w:r>
              <w:rPr>
                <w:rFonts w:ascii="Georgia" w:cs="Georgia" w:eastAsia="Georgia" w:hAnsi="Georgia"/>
                <w:b w:val="false"/>
                <w:bCs w:val="false"/>
                <w:color w:val="1A1A2E"/>
                <w:sz w:val="20"/>
                <w:szCs w:val="20"/>
              </w:rPr>
              <w:t xml:space="preserve">$100,700</w:t>
            </w:r>
          </w:p>
        </w:tc>
        <w:tc>
          <w:tcPr>
            <w:tcBorders>
              <w:top w:val="none"/>
              <w:left w:val="none"/>
              <w:bottom w:val="single" w:color="D6CFC4" w:sz="4"/>
              <w:right w:val="none"/>
            </w:tcBorders>
            <w:tcMar>
              <w:top w:type="dxa" w:w="90"/>
              <w:left w:type="dxa" w:w="140"/>
              <w:bottom w:type="dxa" w:w="90"/>
              <w:right w:type="dxa" w:w="140"/>
            </w:tcMar>
          </w:tcPr>
          <w:p>
            <w:pPr>
              <w:jc w:val="right"/>
            </w:pPr>
            <w:r>
              <w:rPr>
                <w:rFonts w:ascii="Georgia" w:cs="Georgia" w:eastAsia="Georgia" w:hAnsi="Georgia"/>
                <w:b/>
                <w:bCs/>
                <w:color w:val="C4603A"/>
                <w:sz w:val="20"/>
                <w:szCs w:val="20"/>
              </w:rPr>
              <w:t xml:space="preserve">−28%</w:t>
            </w:r>
          </w:p>
        </w:tc>
      </w:tr>
      <w:tr>
        <w:tc>
          <w:tcPr>
            <w:tcBorders>
              <w:top w:val="none"/>
              <w:left w:val="none"/>
              <w:bottom w:val="single" w:color="D6CFC4" w:sz="4"/>
              <w:right w:val="none"/>
            </w:tcBorders>
            <w:shd w:fill="FAF8F4" w:val="clear"/>
            <w:tcMar>
              <w:top w:type="dxa" w:w="90"/>
              <w:left w:type="dxa" w:w="140"/>
              <w:bottom w:type="dxa" w:w="90"/>
              <w:right w:type="dxa" w:w="140"/>
            </w:tcMar>
          </w:tcPr>
          <w:p>
            <w:pPr>
              <w:jc w:val="left"/>
            </w:pPr>
            <w:commentRangeStart w:id="5"/>
            <w:del w:id="1010" w:author="Perplexity" w:date="2026-05-28T09:24:00Z">
              <w:r>
                <w:rPr>
                  <w:rFonts w:ascii="Georgia" w:cs="Georgia" w:eastAsia="Georgia" w:hAnsi="Georgia"/>
                  <w:b w:val="false"/>
                  <w:bCs w:val="false"/>
                  <w:color w:val="1A1A2E"/>
                  <w:sz w:val="20"/>
                  <w:szCs w:val="20"/>
                </w:rPr>
                <w:delText xml:space="preserve">Investor Ready fee $12.5k → $9k</w:delText>
              </w:r>
            </w:del>
            <w:ins w:id="1011" w:author="Perplexity" w:date="2026-05-28T09:24:00Z">
              <w:r>
                <w:rPr>
                  <w:rFonts w:ascii="Georgia" w:cs="Georgia" w:eastAsia="Georgia" w:hAnsi="Georgia"/>
                  <w:b w:val="false"/>
                  <w:bCs w:val="false"/>
                  <w:color w:val="1A1A2E"/>
                  <w:sz w:val="20"/>
                  <w:szCs w:val="20"/>
                </w:rPr>
                <w:t xml:space="preserve">Investor Ready fee $12.5k → $9k</w:t>
              </w:r>
            </w:ins>
            <w:commentRangeEnd w:id="5"/>
            <w:r>
              <w:rPr>
                <w:rStyle w:val="CommentReference"/>
              </w:rPr>
              <w:commentReference w:id="5"/>
            </w:r>
          </w:p>
        </w:tc>
        <w:tc>
          <w:tcPr>
            <w:tcBorders>
              <w:top w:val="none"/>
              <w:left w:val="none"/>
              <w:bottom w:val="single" w:color="D6CFC4" w:sz="4"/>
              <w:right w:val="none"/>
            </w:tcBorders>
            <w:shd w:fill="FAF8F4" w:val="clear"/>
            <w:tcMar>
              <w:top w:type="dxa" w:w="90"/>
              <w:left w:type="dxa" w:w="140"/>
              <w:bottom w:type="dxa" w:w="90"/>
              <w:right w:type="dxa" w:w="140"/>
            </w:tcMar>
          </w:tcPr>
          <w:p>
            <w:pPr>
              <w:jc w:val="right"/>
            </w:pPr>
            <w:r>
              <w:rPr>
                <w:rFonts w:ascii="Georgia" w:cs="Georgia" w:eastAsia="Georgia" w:hAnsi="Georgia"/>
                <w:b w:val="false"/>
                <w:bCs w:val="false"/>
                <w:color w:val="1A1A2E"/>
                <w:sz w:val="20"/>
                <w:szCs w:val="20"/>
              </w:rPr>
              <w:t xml:space="preserve">$124,002</w:t>
            </w:r>
          </w:p>
        </w:tc>
        <w:tc>
          <w:tcPr>
            <w:tcBorders>
              <w:top w:val="none"/>
              <w:left w:val="none"/>
              <w:bottom w:val="single" w:color="D6CFC4" w:sz="4"/>
              <w:right w:val="none"/>
            </w:tcBorders>
            <w:shd w:fill="FAF8F4" w:val="clear"/>
            <w:tcMar>
              <w:top w:type="dxa" w:w="90"/>
              <w:left w:type="dxa" w:w="140"/>
              <w:bottom w:type="dxa" w:w="90"/>
              <w:right w:type="dxa" w:w="140"/>
            </w:tcMar>
          </w:tcPr>
          <w:p>
            <w:pPr>
              <w:jc w:val="right"/>
            </w:pPr>
            <w:r>
              <w:rPr>
                <w:rFonts w:ascii="Georgia" w:cs="Georgia" w:eastAsia="Georgia" w:hAnsi="Georgia"/>
                <w:b/>
                <w:bCs/>
                <w:color w:val="4A5568"/>
                <w:sz w:val="20"/>
                <w:szCs w:val="20"/>
              </w:rPr>
              <w:t xml:space="preserve">−12%</w:t>
            </w:r>
          </w:p>
        </w:tc>
      </w:tr>
      <w:tr>
        <w:tc>
          <w:tcPr>
            <w:tcBorders>
              <w:top w:val="none"/>
              <w:left w:val="none"/>
              <w:bottom w:val="single" w:color="D6CFC4" w:sz="4"/>
              <w:right w:val="none"/>
            </w:tcBorders>
            <w:tcMar>
              <w:top w:type="dxa" w:w="90"/>
              <w:left w:type="dxa" w:w="140"/>
              <w:bottom w:type="dxa" w:w="90"/>
              <w:right w:type="dxa" w:w="140"/>
            </w:tcMar>
          </w:tcPr>
          <w:p>
            <w:pPr>
              <w:jc w:val="left"/>
            </w:pPr>
            <w:r>
              <w:rPr>
                <w:rFonts w:ascii="Georgia" w:cs="Georgia" w:eastAsia="Georgia" w:hAnsi="Georgia"/>
                <w:b w:val="false"/>
                <w:bCs w:val="false"/>
                <w:color w:val="1A1A2E"/>
                <w:sz w:val="20"/>
                <w:szCs w:val="20"/>
              </w:rPr>
              <w:t xml:space="preserve">Discovery-call rate 20% → 30%</w:t>
            </w:r>
          </w:p>
        </w:tc>
        <w:tc>
          <w:tcPr>
            <w:tcBorders>
              <w:top w:val="none"/>
              <w:left w:val="none"/>
              <w:bottom w:val="single" w:color="D6CFC4" w:sz="4"/>
              <w:right w:val="none"/>
            </w:tcBorders>
            <w:tcMar>
              <w:top w:type="dxa" w:w="90"/>
              <w:left w:type="dxa" w:w="140"/>
              <w:bottom w:type="dxa" w:w="90"/>
              <w:right w:type="dxa" w:w="140"/>
            </w:tcMar>
          </w:tcPr>
          <w:p>
            <w:pPr>
              <w:jc w:val="right"/>
            </w:pPr>
            <w:r>
              <w:rPr>
                <w:rFonts w:ascii="Georgia" w:cs="Georgia" w:eastAsia="Georgia" w:hAnsi="Georgia"/>
                <w:b w:val="false"/>
                <w:bCs w:val="false"/>
                <w:color w:val="1A1A2E"/>
                <w:sz w:val="20"/>
                <w:szCs w:val="20"/>
              </w:rPr>
              <w:t xml:space="preserve">$145,962</w:t>
            </w:r>
          </w:p>
        </w:tc>
        <w:tc>
          <w:tcPr>
            <w:tcBorders>
              <w:top w:val="none"/>
              <w:left w:val="none"/>
              <w:bottom w:val="single" w:color="D6CFC4" w:sz="4"/>
              <w:right w:val="none"/>
            </w:tcBorders>
            <w:tcMar>
              <w:top w:type="dxa" w:w="90"/>
              <w:left w:type="dxa" w:w="140"/>
              <w:bottom w:type="dxa" w:w="90"/>
              <w:right w:type="dxa" w:w="140"/>
            </w:tcMar>
          </w:tcPr>
          <w:p>
            <w:pPr>
              <w:jc w:val="right"/>
            </w:pPr>
            <w:r>
              <w:rPr>
                <w:rFonts w:ascii="Georgia" w:cs="Georgia" w:eastAsia="Georgia" w:hAnsi="Georgia"/>
                <w:b/>
                <w:bCs/>
                <w:color w:val="1B2A4A"/>
                <w:sz w:val="20"/>
                <w:szCs w:val="20"/>
              </w:rPr>
              <w:t xml:space="preserve">+4%</w:t>
            </w:r>
          </w:p>
        </w:tc>
      </w:tr>
      <w:tr>
        <w:tc>
          <w:tcPr>
            <w:tcBorders>
              <w:top w:val="none"/>
              <w:left w:val="none"/>
              <w:bottom w:val="single" w:color="D6CFC4" w:sz="4"/>
              <w:right w:val="none"/>
            </w:tcBorders>
            <w:shd w:fill="FAF8F4" w:val="clear"/>
            <w:tcMar>
              <w:top w:type="dxa" w:w="90"/>
              <w:left w:type="dxa" w:w="140"/>
              <w:bottom w:type="dxa" w:w="90"/>
              <w:right w:type="dxa" w:w="140"/>
            </w:tcMar>
          </w:tcPr>
          <w:p>
            <w:pPr>
              <w:jc w:val="left"/>
            </w:pPr>
            <w:r>
              <w:rPr>
                <w:rFonts w:ascii="Georgia" w:cs="Georgia" w:eastAsia="Georgia" w:hAnsi="Georgia"/>
                <w:b w:val="false"/>
                <w:bCs w:val="false"/>
                <w:color w:val="1A1A2E"/>
                <w:sz w:val="20"/>
                <w:szCs w:val="20"/>
              </w:rPr>
              <w:t xml:space="preserve">Win rate +10 pts across the year</w:t>
            </w:r>
          </w:p>
        </w:tc>
        <w:tc>
          <w:tcPr>
            <w:tcBorders>
              <w:top w:val="none"/>
              <w:left w:val="none"/>
              <w:bottom w:val="single" w:color="D6CFC4" w:sz="4"/>
              <w:right w:val="none"/>
            </w:tcBorders>
            <w:shd w:fill="FAF8F4" w:val="clear"/>
            <w:tcMar>
              <w:top w:type="dxa" w:w="90"/>
              <w:left w:type="dxa" w:w="140"/>
              <w:bottom w:type="dxa" w:w="90"/>
              <w:right w:type="dxa" w:w="140"/>
            </w:tcMar>
          </w:tcPr>
          <w:p>
            <w:pPr>
              <w:jc w:val="right"/>
            </w:pPr>
            <w:r>
              <w:rPr>
                <w:rFonts w:ascii="Georgia" w:cs="Georgia" w:eastAsia="Georgia" w:hAnsi="Georgia"/>
                <w:b w:val="false"/>
                <w:bCs w:val="false"/>
                <w:color w:val="1A1A2E"/>
                <w:sz w:val="20"/>
                <w:szCs w:val="20"/>
              </w:rPr>
              <w:t xml:space="preserve">$180,585</w:t>
            </w:r>
          </w:p>
        </w:tc>
        <w:tc>
          <w:tcPr>
            <w:tcBorders>
              <w:top w:val="none"/>
              <w:left w:val="none"/>
              <w:bottom w:val="single" w:color="D6CFC4" w:sz="4"/>
              <w:right w:val="none"/>
            </w:tcBorders>
            <w:shd w:fill="FAF8F4" w:val="clear"/>
            <w:tcMar>
              <w:top w:type="dxa" w:w="90"/>
              <w:left w:type="dxa" w:w="140"/>
              <w:bottom w:type="dxa" w:w="90"/>
              <w:right w:type="dxa" w:w="140"/>
            </w:tcMar>
          </w:tcPr>
          <w:p>
            <w:pPr>
              <w:jc w:val="right"/>
            </w:pPr>
            <w:r>
              <w:rPr>
                <w:rFonts w:ascii="Georgia" w:cs="Georgia" w:eastAsia="Georgia" w:hAnsi="Georgia"/>
                <w:b/>
                <w:bCs/>
                <w:color w:val="1B2A4A"/>
                <w:sz w:val="20"/>
                <w:szCs w:val="20"/>
              </w:rPr>
              <w:t xml:space="preserve">+28%</w:t>
            </w:r>
          </w:p>
        </w:tc>
      </w:tr>
    </w:tbl>
    <w:p>
      <w:pPr>
        <w:spacing w:after="120" w:before="240"/>
      </w:pPr>
      <w:r>
        <w:rPr>
          <w:rFonts w:ascii="Georgia" w:cs="Georgia" w:eastAsia="Georgia" w:hAnsi="Georgia"/>
          <w:b/>
          <w:bCs/>
          <w:color w:val="C4603A"/>
          <w:sz w:val="28"/>
          <w:szCs w:val="28"/>
        </w:rPr>
        <w:t xml:space="preserve">Three things to watch</w:t>
      </w:r>
    </w:p>
    <w:p>
      <w:pPr>
        <w:spacing w:after="120" w:line="312"/>
        <w:jc w:val="left"/>
      </w:pPr>
      <w:r>
        <w:rPr>
          <w:rFonts w:ascii="Georgia" w:cs="Georgia" w:eastAsia="Georgia" w:hAnsi="Georgia"/>
          <w:b w:val="false"/>
          <w:bCs w:val="false"/>
          <w:i w:val="false"/>
          <w:iCs w:val="false"/>
          <w:color w:val="1A1A2E"/>
          <w:sz w:val="22"/>
          <w:szCs w:val="22"/>
        </w:rPr>
        <w:t xml:space="preserve">Volume beats price. A flat outreach pace or a weak call rate each cuts revenue by ~40%, while </w:t>
      </w:r>
      <w:commentRangeStart w:id="7"/>
      <w:del w:id="1014" w:author="Perplexity" w:date="2026-05-28T09:24:00Z">
        <w:r>
          <w:rPr>
            <w:rFonts w:ascii="Georgia" w:cs="Georgia" w:eastAsia="Georgia" w:hAnsi="Georgia"/>
            <w:b w:val="false"/>
            <w:bCs w:val="false"/>
            <w:i w:val="false"/>
            <w:iCs w:val="false"/>
            <w:color w:val="1A1A2E"/>
            <w:sz w:val="22"/>
            <w:szCs w:val="22"/>
          </w:rPr>
          <w:delText xml:space="preserve">a $3,500 cut to the Investor Ready fee costs only 12%</w:delText>
        </w:r>
      </w:del>
      <w:ins w:id="1015" w:author="Perplexity" w:date="2026-05-28T09:24:00Z">
        <w:r>
          <w:rPr>
            <w:rFonts w:ascii="Georgia" w:cs="Georgia" w:eastAsia="Georgia" w:hAnsi="Georgia"/>
            <w:b w:val="false"/>
            <w:bCs w:val="false"/>
            <w:i w:val="false"/>
            <w:iCs w:val="false"/>
            <w:color w:val="1A1A2E"/>
            <w:sz w:val="22"/>
            <w:szCs w:val="22"/>
          </w:rPr>
          <w:t xml:space="preserve">a $3,500 per-project cut to the Investor Ready fee (from $12.5k to $9k) costs only 12%</w:t>
        </w:r>
      </w:ins>
      <w:commentRangeEnd w:id="7"/>
      <w:r>
        <w:rPr>
          <w:rStyle w:val="CommentReference"/>
        </w:rPr>
        <w:commentReference w:id="7"/>
      </w:r>
      <w:r>
        <w:rPr>
          <w:rFonts w:ascii="Georgia" w:cs="Georgia" w:eastAsia="Georgia" w:hAnsi="Georgia"/>
          <w:b w:val="false"/>
          <w:bCs w:val="false"/>
          <w:i w:val="false"/>
          <w:iCs w:val="false"/>
          <w:color w:val="1A1A2E"/>
          <w:sz w:val="22"/>
          <w:szCs w:val="22"/>
        </w:rPr>
        <w:t xml:space="preserve">. The constraint is getting in the room, not what you charge once there.</w:t>
      </w:r>
    </w:p>
    <w:p>
      <w:pPr>
        <w:spacing w:after="120" w:line="312"/>
        <w:jc w:val="left"/>
      </w:pPr>
      <w:commentRangeStart w:id="8"/>
      <w:del w:id="1016" w:author="Perplexity" w:date="2026-05-28T09:24:00Z">
        <w:r>
          <w:rPr>
            <w:rFonts w:ascii="Georgia" w:cs="Georgia" w:eastAsia="Georgia" w:hAnsi="Georgia"/>
            <w:b w:val="false"/>
            <w:bCs w:val="false"/>
            <w:i w:val="false"/>
            <w:iCs w:val="false"/>
            <w:color w:val="1A1A2E"/>
            <w:sz w:val="22"/>
            <w:szCs w:val="22"/>
          </w:rPr>
          <w:delText xml:space="preserve">Retainers are a third of the model.</w:delText>
        </w:r>
      </w:del>
      <w:ins w:id="1017" w:author="Perplexity" w:date="2026-05-28T09:24:00Z">
        <w:r>
          <w:rPr>
            <w:rFonts w:ascii="Georgia" w:cs="Georgia" w:eastAsia="Georgia" w:hAnsi="Georgia"/>
            <w:b w:val="false"/>
            <w:bCs w:val="false"/>
            <w:i w:val="false"/>
            <w:iCs w:val="false"/>
            <w:color w:val="1A1A2E"/>
            <w:sz w:val="22"/>
            <w:szCs w:val="22"/>
          </w:rPr>
          <w:t xml:space="preserve">Retainers contribute about 36% of Year 1 gross.</w:t>
        </w:r>
      </w:ins>
      <w:commentRangeEnd w:id="8"/>
      <w:r>
        <w:rPr>
          <w:rStyle w:val="CommentReference"/>
        </w:rPr>
        <w:commentReference w:id="8"/>
      </w:r>
      <w:r>
        <w:rPr>
          <w:rFonts w:ascii="Georgia" w:cs="Georgia" w:eastAsia="Georgia" w:hAnsi="Georgia"/>
          <w:b w:val="false"/>
          <w:bCs w:val="false"/>
          <w:i w:val="false"/>
          <w:iCs w:val="false"/>
          <w:color w:val="1A1A2E"/>
          <w:sz w:val="22"/>
          <w:szCs w:val="22"/>
        </w:rPr>
        <w:t xml:space="preserve"> </w:t>
      </w:r>
      <w:commentRangeStart w:id="9"/>
      <w:del w:id="1018" w:author="Perplexity" w:date="2026-05-28T09:24:00Z">
        <w:r>
          <w:rPr>
            <w:rFonts w:ascii="Georgia" w:cs="Georgia" w:eastAsia="Georgia" w:hAnsi="Georgia"/>
            <w:b w:val="false"/>
            <w:bCs w:val="false"/>
            <w:i w:val="false"/>
            <w:iCs w:val="false"/>
            <w:color w:val="1A1A2E"/>
            <w:sz w:val="22"/>
            <w:szCs w:val="22"/>
          </w:rPr>
          <w:delText xml:space="preserve">Strip out every upsell and Year 1 gross falls 36%.</w:delText>
        </w:r>
      </w:del>
      <w:ins w:id="1019" w:author="Perplexity" w:date="2026-05-28T09:24:00Z">
        <w:r>
          <w:rPr>
            <w:rFonts w:ascii="Georgia" w:cs="Georgia" w:eastAsia="Georgia" w:hAnsi="Georgia"/>
            <w:b w:val="false"/>
            <w:bCs w:val="false"/>
            <w:i w:val="false"/>
            <w:iCs w:val="false"/>
            <w:color w:val="1A1A2E"/>
            <w:sz w:val="22"/>
            <w:szCs w:val="22"/>
          </w:rPr>
          <w:t xml:space="preserve">Strip out all retainer revenue (project upsell and the direct Finance Desk) and Year 1 gross falls 36%.</w:t>
        </w:r>
      </w:ins>
      <w:commentRangeEnd w:id="9"/>
      <w:r>
        <w:rPr>
          <w:rStyle w:val="CommentReference"/>
        </w:rPr>
        <w:commentReference w:id="9"/>
      </w:r>
      <w:r>
        <w:rPr>
          <w:rFonts w:ascii="Georgia" w:cs="Georgia" w:eastAsia="Georgia" w:hAnsi="Georgia"/>
          <w:b w:val="false"/>
          <w:bCs w:val="false"/>
          <w:i w:val="false"/>
          <w:iCs w:val="false"/>
          <w:color w:val="1A1A2E"/>
          <w:sz w:val="22"/>
          <w:szCs w:val="22"/>
        </w:rPr>
        <w:t xml:space="preserve"> The Finance Desk is not a nice-to-have; it is the compounding engine, and the case for it rests on converting project clients after trust is built.</w:t>
      </w:r>
    </w:p>
    <w:p>
      <w:pPr>
        <w:spacing w:after="160" w:line="312"/>
        <w:jc w:val="left"/>
      </w:pPr>
      <w:r>
        <w:rPr>
          <w:rFonts w:ascii="Georgia" w:cs="Georgia" w:eastAsia="Georgia" w:hAnsi="Georgia"/>
          <w:b w:val="false"/>
          <w:bCs w:val="false"/>
          <w:i w:val="false"/>
          <w:iCs w:val="false"/>
          <w:color w:val="1A1A2E"/>
          <w:sz w:val="22"/>
          <w:szCs w:val="22"/>
        </w:rPr>
        <w:t xml:space="preserve">Upside is capped by capacity, not demand. Pushing the discovery-call rate above 30% adds almost nothing, because the lead-source capacity cap binds. Past a point, growth needs more delivery capacity — not more outreach.</w:t>
      </w:r>
    </w:p>
    <w:p>
      <w:pPr>
        <w:spacing w:after="120" w:before="240"/>
      </w:pPr>
      <w:r>
        <w:rPr>
          <w:rFonts w:ascii="Georgia" w:cs="Georgia" w:eastAsia="Georgia" w:hAnsi="Georgia"/>
          <w:b/>
          <w:bCs/>
          <w:color w:val="C4603A"/>
          <w:sz w:val="28"/>
          <w:szCs w:val="28"/>
        </w:rPr>
        <w:t xml:space="preserve">Cash reality</w:t>
      </w:r>
    </w:p>
    <w:p>
      <w:pPr>
        <w:spacing w:after="160" w:line="312"/>
        <w:jc w:val="left"/>
      </w:pPr>
      <w:r>
        <w:rPr>
          <w:rFonts w:ascii="Georgia" w:cs="Georgia" w:eastAsia="Georgia" w:hAnsi="Georgia"/>
          <w:b w:val="false"/>
          <w:bCs w:val="false"/>
          <w:i w:val="false"/>
          <w:iCs w:val="false"/>
          <w:color w:val="1A1A2E"/>
          <w:sz w:val="22"/>
          <w:szCs w:val="22"/>
        </w:rPr>
        <w:t xml:space="preserve">Cumulative net cash by month: $159 · $931 · $3,792 · $6,962 · $12,162 · $18,276 · $26,413 · $35,838 · $47,277 · $60,194 · $75,449 · $92,292. The trough is the start, not a dip — the founder draw is the binding cost through the thin first quarter. </w:t>
      </w:r>
      <w:commentRangeStart w:id="6"/>
      <w:del w:id="1012" w:author="Perplexity" w:date="2026-05-28T09:24:00Z">
        <w:r>
          <w:rPr>
            <w:rFonts w:ascii="Georgia" w:cs="Georgia" w:eastAsia="Georgia" w:hAnsi="Georgia"/>
            <w:b w:val="false"/>
            <w:bCs w:val="false"/>
            <w:i w:val="false"/>
            <w:iCs w:val="false"/>
            <w:color w:val="1A1A2E"/>
            <w:sz w:val="22"/>
            <w:szCs w:val="22"/>
          </w:rPr>
          <w:delText xml:space="preserve">Net cash stays positive across the year as long as the win rate holds above roughly a third of its base assumption.</w:delText>
        </w:r>
      </w:del>
      <w:ins w:id="1013" w:author="Perplexity" w:date="2026-05-28T09:24:00Z">
        <w:r>
          <w:rPr>
            <w:rFonts w:ascii="Georgia" w:cs="Georgia" w:eastAsia="Georgia" w:hAnsi="Georgia"/>
            <w:b w:val="false"/>
            <w:bCs w:val="false"/>
            <w:i w:val="false"/>
            <w:iCs w:val="false"/>
            <w:color w:val="1A1A2E"/>
            <w:sz w:val="22"/>
            <w:szCs w:val="22"/>
          </w:rPr>
          <w:t xml:space="preserve">Annual net cash remains positive while the win-rate multiplier stays above roughly 0.37 of base; at 0.33 of base, the full year ends slightly negative.</w:t>
        </w:r>
      </w:ins>
      <w:commentRangeEnd w:id="6"/>
      <w:r>
        <w:rPr>
          <w:rStyle w:val="CommentReference"/>
        </w:rPr>
        <w:commentReference w:id="6"/>
      </w:r>
    </w:p>
    <w:sectPr>
      <w:pgSz w:w="12240" w:h="15840"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0" w:author="Perplexity" w:date="2026-05-28T09:24:00Z" w:initials="P">
    <w:p w14:paraId="17D5FB9B" w14:textId="77777777">
      <w:r>
        <w:rPr>
          <w:rStyle w:val="CommentReference"/>
        </w:rPr>
        <w:annotationRef/>
      </w:r>
      <w:r>
        <w:rPr>
          <w:color w:val="000000"/>
          <w:sz w:val="20"/>
          <w:szCs w:val="20"/>
        </w:rPr>
        <w:t>[Numerical Consistency | low] Intro rounds operating cost to $48,400; model shows $48,350. Either round all headline figures consistently to the nearest hundred or use exact figures (140,642 / 92,292 / 48,350).</w:t>
      </w:r>
    </w:p>
  </w:comment>
  <w:comment w:id="1" w:author="Perplexity" w:date="2026-05-28T09:24:00Z" w:initials="P">
    <w:p w14:paraId="54A3718E" w14:textId="77777777">
      <w:r>
        <w:rPr>
          <w:rStyle w:val="CommentReference"/>
        </w:rPr>
        <w:annotationRef/>
      </w:r>
      <w:r>
        <w:rPr>
          <w:color w:val="000000"/>
          <w:sz w:val="20"/>
          <w:szCs w:val="20"/>
        </w:rPr>
        <w:t>[Narrative/Logic | medium] Headline frames the figure as Year 1 gross revenue, but the model recognizes the full project fee in the month of win even though Assumptions show 3-4 week delivery. For a cash-flow narrative, distinguish revenue (booked) from collected cash, or note that fees are assumed fully invoiced at win.</w:t>
      </w:r>
    </w:p>
  </w:comment>
  <w:comment w:id="2" w:author="Perplexity" w:date="2026-05-28T09:24:00Z" w:initials="P">
    <w:p w14:paraId="57DD2991" w14:textId="77777777">
      <w:r>
        <w:rPr>
          <w:rStyle w:val="CommentReference"/>
        </w:rPr>
        <w:annotationRef/>
      </w:r>
      <w:r>
        <w:rPr>
          <w:color w:val="000000"/>
          <w:sz w:val="20"/>
          <w:szCs w:val="20"/>
        </w:rPr>
        <w:t>[Narrative/Logic | medium] Document is titled Revenue Model Summary and the README recommends prioritizing Investor Readiness, but the summary itself never argues why that wedge should lead. The model treats the three angles in parallel (proportional mix). Add a one-line rationale tying the prioritization to either the assumed mix, fee size, or pipeline targets (Pipeline Leads sheet leans heavily Investor-Readiness).</w:t>
      </w:r>
    </w:p>
  </w:comment>
  <w:comment w:id="3" w:author="Perplexity" w:date="2026-05-28T09:24:00Z" w:initials="P">
    <w:p w14:paraId="360E7ECC" w14:textId="77777777">
      <w:r>
        <w:rPr>
          <w:rStyle w:val="CommentReference"/>
        </w:rPr>
        <w:annotationRef/>
      </w:r>
      <w:r>
        <w:rPr>
          <w:color w:val="000000"/>
          <w:sz w:val="20"/>
          <w:szCs w:val="20"/>
        </w:rPr>
        <w:t>[Narrative/Logic | high] Label says &amp;quot;No retainer upsell at all&amp;quot; but reproducing the $90,385 result requires zeroing the retainer attach on projects AND the direct Monthly Finance Desk product (H10=H11=0 AND I12=0). &amp;quot;Upsell&amp;quot; usually implies only the conversion of project clients. Rename the row to &amp;quot;No retainer revenue at all&amp;quot; or split into two tests (no project upsell vs no Finance Desk product).</w:t>
      </w:r>
    </w:p>
  </w:comment>
  <w:comment w:id="4" w:author="Perplexity" w:date="2026-05-28T09:24:00Z" w:initials="P">
    <w:p w14:paraId="0AEAE65D" w14:textId="77777777">
      <w:r>
        <w:rPr>
          <w:rStyle w:val="CommentReference"/>
        </w:rPr>
        <w:annotationRef/>
      </w:r>
      <w:r>
        <w:rPr>
          <w:color w:val="000000"/>
          <w:sz w:val="20"/>
          <w:szCs w:val="20"/>
        </w:rPr>
        <w:t>[Narrative/Logic | medium] &amp;quot;Pricing matters far less than activity&amp;quot; overgeneralizes from a single moderate fee cut ($12.5k → $9k = −28%) compared with a 10-point win-rate swing. A deeper price cut (e.g., to $6k) or a fee shock to retainers would not be small. Soften to &amp;quot;in the tested range&amp;quot; or add a steeper price scenario.</w:t>
      </w:r>
    </w:p>
  </w:comment>
  <w:comment w:id="5" w:author="Perplexity" w:date="2026-05-28T09:24:00Z" w:initials="P">
    <w:p w14:paraId="0A0D7A21" w14:textId="77777777">
      <w:r>
        <w:rPr>
          <w:rStyle w:val="CommentReference"/>
        </w:rPr>
        <w:annotationRef/>
      </w:r>
      <w:r>
        <w:rPr>
          <w:color w:val="000000"/>
          <w:sz w:val="20"/>
          <w:szCs w:val="20"/>
        </w:rPr>
        <w:t>[Narrative/Logic | low] &amp;quot;Investor Ready fee $12.5k → $9k&amp;quot; is the only pricing lever shown; SME Pre-Audit Cleanup fee and Monthly Finance Desk retainer are equally pressure-test-worthy. Add at least one pressure test on the Finance Desk monthly retainer (e.g., $3.5k → $2.5k) to balance the narrative that &amp;quot;pricing matters less&amp;quot;.</w:t>
      </w:r>
    </w:p>
  </w:comment>
  <w:comment w:id="6" w:author="Perplexity" w:date="2026-05-28T09:24:00Z" w:initials="P">
    <w:p w14:paraId="52F80C3B" w14:textId="77777777">
      <w:r>
        <w:rPr>
          <w:rStyle w:val="CommentReference"/>
        </w:rPr>
        <w:annotationRef/>
      </w:r>
      <w:r>
        <w:rPr>
          <w:color w:val="000000"/>
          <w:sz w:val="20"/>
          <w:szCs w:val="20"/>
        </w:rPr>
        <w:t>[Narrative/Logic | high] Quantitative reproduction shows annual net cash crosses zero at a win-rate multiplier of ~0.36 (at 0.33×, full-year net is roughly -$1.9k). The phrase &amp;quot;above roughly a third&amp;quot; is therefore borderline and ambiguous about whether &amp;quot;positive&amp;quot; means monthly or cumulative. State the threshold more precisely and which metric (e.g., &amp;quot;annual net cash remains positive while the win-rate multiplier stays above ~0.37 of base&amp;quot;).</w:t>
      </w:r>
    </w:p>
  </w:comment>
  <w:comment w:id="7" w:author="Perplexity" w:date="2026-05-28T09:24:00Z" w:initials="P">
    <w:p w14:paraId="7A6C5C10" w14:textId="77777777">
      <w:r>
        <w:rPr>
          <w:rStyle w:val="CommentReference"/>
        </w:rPr>
        <w:annotationRef/>
      </w:r>
      <w:r>
        <w:rPr>
          <w:color w:val="000000"/>
          <w:sz w:val="20"/>
          <w:szCs w:val="20"/>
        </w:rPr>
        <w:t>[Narrative/Logic | medium] &amp;quot;$3,500 cut to the Investor Ready fee&amp;quot; without context. $3,500 is the per-project cut, but reader may read it as the total impact. Clarify it is the per-engagement fee reduction.</w:t>
      </w:r>
    </w:p>
  </w:comment>
  <w:comment w:id="8" w:author="Perplexity" w:date="2026-05-28T09:24:01Z" w:initials="P">
    <w:p w14:paraId="6D693877" w14:textId="77777777">
      <w:r>
        <w:rPr>
          <w:rStyle w:val="CommentReference"/>
        </w:rPr>
        <w:annotationRef/>
      </w:r>
      <w:r>
        <w:rPr>
          <w:color w:val="000000"/>
          <w:sz w:val="20"/>
          <w:szCs w:val="20"/>
        </w:rPr>
        <w:t>[Narrative/Logic | medium] &amp;quot;Retainers are a third of the model&amp;quot; rounds 35.7% to a third; fine, but inconsistent with the same paragraphs precise -36% from the strip-all-retainers pressure test. Tighten by saying retainers contribute ~36% of Year 1 gross.</w:t>
      </w:r>
    </w:p>
  </w:comment>
  <w:comment w:id="9" w:author="Perplexity" w:date="2026-05-28T09:24:01Z" w:initials="P">
    <w:p w14:paraId="6C4A38BB" w14:textId="77777777">
      <w:r>
        <w:rPr>
          <w:rStyle w:val="CommentReference"/>
        </w:rPr>
        <w:annotationRef/>
      </w:r>
      <w:r>
        <w:rPr>
          <w:color w:val="000000"/>
          <w:sz w:val="20"/>
          <w:szCs w:val="20"/>
        </w:rPr>
        <w:t>[Narrative/Logic | medium] &amp;quot;Strip out every upsell&amp;quot; — same ambiguity as the pressure-test label. The $90,385 / 36% reduction requires removing retainers everywhere, not only the upsell. Reword to &amp;quot;strip out all retainer revenue&amp;quot;.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7D5FB9B" w15:done="0"/>
  <w15:commentEx w15:paraId="54A3718E" w15:done="0"/>
  <w15:commentEx w15:paraId="57DD2991" w15:done="0"/>
  <w15:commentEx w15:paraId="360E7ECC" w15:done="0"/>
  <w15:commentEx w15:paraId="0AEAE65D" w15:done="0"/>
  <w15:commentEx w15:paraId="0A0D7A21" w15:done="0"/>
  <w15:commentEx w15:paraId="52F80C3B" w15:done="0"/>
  <w15:commentEx w15:paraId="7A6C5C10" w15:done="0"/>
  <w15:commentEx w15:paraId="6D693877" w15:done="0"/>
  <w15:commentEx w15:paraId="6C4A38B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70060857" w16cex:dateUtc="2026-05-28T09:24:00Z"/>
  <w16cex:commentExtensible w16cex:durableId="6E21B54A" w16cex:dateUtc="2026-05-28T09:24:00Z"/>
  <w16cex:commentExtensible w16cex:durableId="1F2AE236" w16cex:dateUtc="2026-05-28T09:24:00Z"/>
  <w16cex:commentExtensible w16cex:durableId="7C76B2E1" w16cex:dateUtc="2026-05-28T09:24:00Z"/>
  <w16cex:commentExtensible w16cex:durableId="1C1E3CC7" w16cex:dateUtc="2026-05-28T09:24:00Z"/>
  <w16cex:commentExtensible w16cex:durableId="3DFB889F" w16cex:dateUtc="2026-05-28T09:24:00Z"/>
  <w16cex:commentExtensible w16cex:durableId="79EE7394" w16cex:dateUtc="2026-05-28T09:24:00Z"/>
  <w16cex:commentExtensible w16cex:durableId="34AA53AE" w16cex:dateUtc="2026-05-28T09:24:00Z"/>
  <w16cex:commentExtensible w16cex:durableId="09CA6A87" w16cex:dateUtc="2026-05-28T09:24:01Z"/>
  <w16cex:commentExtensible w16cex:durableId="0A7FA56B" w16cex:dateUtc="2026-05-28T09:24:01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7D5FB9B" w16cid:durableId="70060857"/>
  <w16cid:commentId w16cid:paraId="54A3718E" w16cid:durableId="6E21B54A"/>
  <w16cid:commentId w16cid:paraId="57DD2991" w16cid:durableId="1F2AE236"/>
  <w16cid:commentId w16cid:paraId="360E7ECC" w16cid:durableId="7C76B2E1"/>
  <w16cid:commentId w16cid:paraId="0AEAE65D" w16cid:durableId="1C1E3CC7"/>
  <w16cid:commentId w16cid:paraId="0A0D7A21" w16cid:durableId="3DFB889F"/>
  <w16cid:commentId w16cid:paraId="52F80C3B" w16cid:durableId="79EE7394"/>
  <w16cid:commentId w16cid:paraId="7A6C5C10" w16cid:durableId="34AA53AE"/>
  <w16cid:commentId w16cid:paraId="6D693877" w16cid:durableId="09CA6A87"/>
  <w16cid:commentId w16cid:paraId="6C4A38BB" w16cid:durableId="0A7FA56B"/>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microsoft.com/office/2011/relationships/commentsExtended" Target="commentsExtended.xml"/><Relationship Id="rId9" Type="http://schemas.microsoft.com/office/2016/09/relationships/commentsIds" Target="commentsIds.xml"/><Relationship Id="rId10" Type="http://schemas.microsoft.com/office/2018/08/relationships/commentsExtensible" Target="commentsExtensi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2026-05-28T09:13:33.434Z</dcterms:created>
  <dcterms:modified xsi:type="dcterms:W3CDTF">2026-05-28T09:13:33.434Z</dcterms:modified>
</cp:coreProperties>
</file>

<file path=docProps/custom.xml><?xml version="1.0" encoding="utf-8"?>
<Properties xmlns="http://schemas.openxmlformats.org/officeDocument/2006/custom-properties" xmlns:vt="http://schemas.openxmlformats.org/officeDocument/2006/docPropsVTypes"/>
</file>